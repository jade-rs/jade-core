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業務委託契約書</w:t>
      </w:r>
    </w:p>
    <w:p>
      <w:r>
        <w:rPr>
          <w:b w:val="0"/>
        </w:rPr>
        <w:t>検証商事株式会社（以下「甲」という。）と検証システム株式会社（以下「乙」という。）は、甲が乙に委託する業務について、次のとおり契約（以下「本契約」という。）を締結する。</w:t>
      </w:r>
    </w:p>
    <w:p>
      <w:r>
        <w:rPr>
          <w:b/>
        </w:rPr>
        <w:t>第1条（目的）</w:t>
      </w:r>
    </w:p>
    <w:p>
      <w:r>
        <w:rPr>
          <w:b w:val="0"/>
        </w:rPr>
        <w:t>1　甲は、乙に対し、次条に定める業務（以下「本件業務」という。）を委託し、乙はこれを受託する。</w:t>
      </w:r>
    </w:p>
    <w:p>
      <w:r>
        <w:rPr>
          <w:b w:val="0"/>
        </w:rPr>
        <w:t>2　乙は、善良な管理者の注意をもって本件業務を遂行する。</w:t>
      </w:r>
    </w:p>
    <w:p>
      <w:r>
        <w:rPr>
          <w:b/>
        </w:rPr>
        <w:t>第2条（委託業務）</w:t>
      </w:r>
    </w:p>
    <w:p>
      <w:r>
        <w:rPr>
          <w:b w:val="0"/>
        </w:rPr>
        <w:t>本件業務の内容は、次のとおりとする。</w:t>
      </w:r>
    </w:p>
    <w:p>
      <w:pPr>
        <w:ind w:left="283"/>
      </w:pPr>
      <w:r>
        <w:rPr>
          <w:b w:val="0"/>
        </w:rPr>
        <w:t>(1)　顧客データの収集及び整理</w:t>
      </w:r>
    </w:p>
    <w:p>
      <w:pPr>
        <w:ind w:left="283"/>
      </w:pPr>
      <w:r>
        <w:rPr>
          <w:b w:val="0"/>
        </w:rPr>
        <w:t>(2)　分析レポートの作成</w:t>
      </w:r>
    </w:p>
    <w:p>
      <w:pPr>
        <w:ind w:left="283"/>
      </w:pPr>
      <w:r>
        <w:rPr>
          <w:b w:val="0"/>
        </w:rPr>
        <w:t>(3)　前各号に付随する業務</w:t>
      </w:r>
    </w:p>
    <w:p>
      <w:r>
        <w:rPr>
          <w:b/>
        </w:rPr>
        <w:t>第3条（委託料）</w:t>
      </w:r>
    </w:p>
    <w:p>
      <w:r>
        <w:rPr>
          <w:b w:val="0"/>
        </w:rPr>
        <w:t>1　甲は、乙に対し、本件業務の対価として、別表に定める</w:t>
      </w:r>
      <w:r>
        <w:rPr>
          <w:b w:val="0"/>
        </w:rPr>
        <w:t>委託料</w:t>
      </w:r>
      <w:ins w:id="101" w:author="相手方法務" w:date="2026-10-20T10:00:00Z">
        <w:r>
          <w:t xml:space="preserve">（消費税別）</w:t>
        </w:r>
      </w:ins>
      <w:r>
        <w:rPr>
          <w:b w:val="0"/>
        </w:rPr>
        <w:t>を支払う。</w:t>
      </w:r>
    </w:p>
    <w:p>
      <w:r>
        <w:t>2　甲は、乙の請求書を受領した日から</w:t>
      </w:r>
      <w:r>
        <w:rPr>
          <w:u w:val="single"/>
        </w:rPr>
        <w:t>30日以内</w:t>
      </w:r>
      <w:r>
        <w:t>に、乙の指定する銀行口座に振り込む方法により委託料を支払う。振込手数料は甲の負担とする。</w:t>
      </w:r>
    </w:p>
    <w:p>
      <w:r>
        <w:rPr>
          <w:b/>
        </w:rPr>
        <w:t>第4条（秘密保持）</w:t>
      </w:r>
    </w:p>
    <w:p>
      <w:commentRangeStart w:id="0"/>
      <w:r>
        <w:rPr>
          <w:b w:val="0"/>
        </w:rPr>
        <w:t>甲及び乙は、本契約に関連して知り得た相手方の技術上又は営業上の情報を、相手方の事前の書面による承諾なく第三者に開示し、又は漏洩してはならない。</w:t>
      </w:r>
      <w:commentRangeEnd w:id="0"/>
      <w:r>
        <w:commentReference w:id="0"/>
      </w:r>
    </w:p>
    <w:p>
      <w:r>
        <w:rPr>
          <w:b/>
        </w:rPr>
        <w:t>第5条（損害賠償）</w:t>
      </w:r>
    </w:p>
    <w:p>
      <w:r>
        <w:rPr>
          <w:b w:val="0"/>
        </w:rPr>
        <w:t>甲又は乙は、本契約に違反して相手方に損害を与えたときは、その損害を賠償する。ただし、乙の賠償額は、直近</w:t>
      </w:r>
      <w:del w:id="102" w:author="相手方法務" w:date="2026-10-20T10:00:00Z">
        <w:r>
          <w:delText xml:space="preserve">12か月</w:delText>
        </w:r>
      </w:del>
      <w:ins w:id="103" w:author="相手方法務" w:date="2026-10-20T10:00:00Z">
        <w:r>
          <w:t xml:space="preserve">6か月</w:t>
        </w:r>
      </w:ins>
      <w:r>
        <w:rPr>
          <w:b w:val="0"/>
        </w:rPr>
        <w:t>に甲が乙に支払った委託料の総額を上限とする。</w:t>
      </w:r>
    </w:p>
    <w:p>
      <w:r>
        <w:rPr>
          <w:b/>
        </w:rPr>
        <w:t>第6条（解除）</w:t>
      </w:r>
    </w:p>
    <w:p>
      <w:r>
        <w:rPr>
          <w:b w:val="0"/>
        </w:rPr>
        <w:t>甲又は乙は、相手方が次の各号のいずれかに該当したときは、何らの催告を要せず、本契約を解除することができる。</w:t>
      </w:r>
    </w:p>
    <w:p>
      <w:pPr>
        <w:pStyle w:val="ListNumber"/>
      </w:pPr>
      <w:r>
        <w:t>本契約に違反し、相当期間を定めて催告しても是正しないとき</w:t>
      </w:r>
    </w:p>
    <w:p>
      <w:pPr>
        <w:pStyle w:val="ListNumber"/>
      </w:pPr>
      <w:r>
        <w:t>支払停止又は支払不能となったとき</w:t>
      </w:r>
    </w:p>
    <w:p>
      <w:pPr>
        <w:pStyle w:val="ListNumber"/>
      </w:pPr>
      <w:r>
        <w:t>破産手続開始の申立てがあったとき</w:t>
      </w:r>
    </w:p>
    <w:p>
      <w:r>
        <w:rPr>
          <w:b/>
        </w:rPr>
        <w:t>第7条（協議）</w:t>
      </w:r>
    </w:p>
    <w:p>
      <w:r>
        <w:rPr>
          <w:b w:val="0"/>
        </w:rPr>
        <w:t>本契約に定めのない事項又は本契約の解釈について疑義が生じた事項については、甲乙誠実に協議して解決する。</w:t>
      </w:r>
    </w:p>
    <w:p>
      <w:r>
        <w:rPr>
          <w:b/>
        </w:rPr>
        <w:t>別表（委託料）</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項目</w:t>
            </w:r>
          </w:p>
        </w:tc>
        <w:tc>
          <w:tcPr>
            <w:tcW w:type="dxa" w:w="3135"/>
          </w:tcPr>
          <w:p>
            <w:r>
              <w:rPr>
                <w:b/>
              </w:rPr>
              <w:t>金額（税抜）</w:t>
            </w:r>
          </w:p>
        </w:tc>
        <w:tc>
          <w:tcPr>
            <w:tcW w:type="dxa" w:w="3135"/>
          </w:tcPr>
          <w:p>
            <w:r>
              <w:rPr>
                <w:b/>
              </w:rPr>
              <w:t>支払時期</w:t>
            </w:r>
          </w:p>
        </w:tc>
      </w:tr>
      <w:tr>
        <w:tc>
          <w:tcPr>
            <w:tcW w:type="dxa" w:w="3135"/>
          </w:tcPr>
          <w:p>
            <w:r>
              <w:t>初期設定費</w:t>
            </w:r>
          </w:p>
        </w:tc>
        <w:tc>
          <w:tcPr>
            <w:tcW w:type="dxa" w:w="3135"/>
          </w:tcPr>
          <w:p>
            <w:r>
              <w:t>500,000円</w:t>
            </w:r>
          </w:p>
        </w:tc>
        <w:tc>
          <w:tcPr>
            <w:tcW w:type="dxa" w:w="3135"/>
          </w:tcPr>
          <w:p>
            <w:r>
              <w:t>契約締結後30日以内</w:t>
            </w:r>
          </w:p>
        </w:tc>
      </w:tr>
      <w:tr>
        <w:tc>
          <w:tcPr>
            <w:tcW w:type="dxa" w:w="3135"/>
          </w:tcPr>
          <w:p>
            <w:r>
              <w:t>月額運用費</w:t>
            </w:r>
          </w:p>
        </w:tc>
        <w:tc>
          <w:tcPr>
            <w:tcW w:type="dxa" w:w="3135"/>
          </w:tcPr>
          <w:p>
            <w:r>
              <w:t>200,000円</w:t>
            </w:r>
          </w:p>
        </w:tc>
        <w:tc>
          <w:tcPr>
            <w:tcW w:type="dxa" w:w="3135"/>
          </w:tcPr>
          <w:p>
            <w:r>
              <w:t>毎月末日締め翌月末払い</w:t>
            </w:r>
          </w:p>
        </w:tc>
      </w:tr>
      <w:tr>
        <w:tc>
          <w:tcPr>
            <w:tcW w:type="dxa" w:w="3135"/>
          </w:tcPr>
          <w:p>
            <w:r>
              <w:t>追加分析費</w:t>
            </w:r>
          </w:p>
        </w:tc>
        <w:tc>
          <w:tcPr>
            <w:tcW w:type="dxa" w:w="3135"/>
          </w:tcPr>
          <w:p>
            <w:r>
              <w:t>1件あたり50,000円</w:t>
            </w:r>
          </w:p>
        </w:tc>
        <w:tc>
          <w:tcPr>
            <w:tcW w:type="dxa" w:w="3135"/>
          </w:tcPr>
          <w:p>
            <w:r>
              <w:t>実施月の翌月末払い</w:t>
            </w:r>
          </w:p>
        </w:tc>
      </w:tr>
    </w:tbl>
    <w:p/>
    <w:p>
      <w:r>
        <w:rPr>
          <w:b w:val="0"/>
        </w:rPr>
        <w:t>本契約の成立を証するため、本書2通を作成し、甲乙記名押印の上、各1通を保有する。</w:t>
      </w:r>
    </w:p>
    <w:p>
      <w:pPr>
        <w:jc w:val="right"/>
      </w:pPr>
      <w:r>
        <w:rPr>
          <w:b w:val="0"/>
        </w:rPr>
        <w:t>2026年10月23日</w:t>
      </w:r>
    </w:p>
    <w:p>
      <w:pPr>
        <w:ind w:left="3402"/>
      </w:pPr>
      <w:r>
        <w:rPr>
          <w:b w:val="0"/>
        </w:rPr>
        <w:t>甲　東京都千代田区検証一丁目1番1号</w:t>
        <w:tab/>
        <w:t>検証商事株式会社　代表取締役　検証太郎</w:t>
      </w:r>
    </w:p>
    <w:p>
      <w:pPr>
        <w:ind w:left="3402"/>
      </w:pPr>
      <w:r>
        <w:rPr>
          <w:b w:val="0"/>
        </w:rPr>
        <w:t>乙　東京都港区試験二丁目2番2号</w:t>
        <w:tab/>
        <w:t>検証システム株式会社　代表取締役　試験花子</w:t>
      </w:r>
    </w:p>
    <w:sectPr w:rsidR="00FC693F" w:rsidRPr="0006063C" w:rsidSect="00034616">
      <w:headerReference w:type="default" r:id="rId10"/>
      <w:footerReference w:type="default" r:id="rId11"/>
      <w:pgSz w:w="12240" w:h="15840"/>
      <w:pgMar w:top="1440" w:right="1417" w:bottom="1440" w:left="1417" w:header="720" w:footer="720" w:gutter="0"/>
      <w:cols w:space="720"/>
      <w:docGrid w:linePitch="360"/>
    </w:sectPr>
  </w:body>
</w:document>
</file>

<file path=word/comments.xml><?xml version="1.0" encoding="utf-8"?>
<w:comments xmlns:w="http://schemas.openxmlformats.org/wordprocessingml/2006/main">
  <w:comment w:id="0" w:author="相手方法務" w:date="2026-10-20T10:00:00Z" w:initials="SH">
    <w:p>
      <w:r>
        <w:t>秘密情報の定義を追加したいです。</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業務委託契約書（検証用・社外秘）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