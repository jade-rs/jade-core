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9124" w14:textId="302DD119" w:rsidR="008858D5" w:rsidRDefault="007E3530" w:rsidP="007E3530">
      <w:pPr>
        <w:pStyle w:val="a9"/>
        <w:numPr>
          <w:ilvl w:val="0"/>
          <w:numId w:val="1"/>
        </w:numPr>
      </w:pPr>
      <w:r>
        <w:t>Hello</w:t>
      </w:r>
    </w:p>
    <w:p w14:paraId="7BF6ACF3" w14:textId="012DA552" w:rsidR="007E3530" w:rsidRDefault="007E3530" w:rsidP="007E3530">
      <w:pPr>
        <w:pStyle w:val="a9"/>
        <w:ind w:left="360"/>
        <w:pPrChange w:id="0" w:author="植木 智之" w:date="2025-11-20T14:21:00Z" w16du:dateUtc="2025-11-20T05:21:00Z">
          <w:pPr>
            <w:pStyle w:val="a9"/>
            <w:numPr>
              <w:numId w:val="1"/>
            </w:numPr>
            <w:ind w:left="360" w:hanging="360"/>
          </w:pPr>
        </w:pPrChange>
      </w:pPr>
      <w:del w:id="1" w:author="植木 智之" w:date="2025-11-20T14:21:00Z" w16du:dateUtc="2025-11-20T05:21:00Z">
        <w:r w:rsidDel="007E3530">
          <w:delText>World</w:delText>
        </w:r>
      </w:del>
    </w:p>
    <w:p w14:paraId="6204A806" w14:textId="009EADD7" w:rsidR="007E3530" w:rsidRDefault="007E3530" w:rsidP="007E3530">
      <w:pPr>
        <w:pStyle w:val="a9"/>
        <w:numPr>
          <w:ilvl w:val="0"/>
          <w:numId w:val="1"/>
        </w:numPr>
      </w:pPr>
      <w:r>
        <w:t>Foo</w:t>
      </w:r>
    </w:p>
    <w:sectPr w:rsidR="007E35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D91"/>
    <w:multiLevelType w:val="hybridMultilevel"/>
    <w:tmpl w:val="07B06B96"/>
    <w:lvl w:ilvl="0" w:tplc="1166E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692322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植木 智之">
    <w15:presenceInfo w15:providerId="AD" w15:userId="S::s.ueki@japanlegalsysteminstitute.onmicrosoft.com::ea87a20b-05ce-4866-b3dc-82af251ec1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30"/>
    <w:rsid w:val="00145CBC"/>
    <w:rsid w:val="007E3530"/>
    <w:rsid w:val="008858D5"/>
    <w:rsid w:val="00966AD2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CC6B5"/>
  <w15:chartTrackingRefBased/>
  <w15:docId w15:val="{C93E7121-C3BE-594F-BF22-6C921A88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35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5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5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5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5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5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5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E35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E35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E35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E3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E3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E3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E3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E3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E35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E3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E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5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E3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E3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53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E353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E3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E353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E3530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7E3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D735E-66DA-7245-9A76-DC433D32A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2025-11-20T05:21:00Z</dcterms:created>
  <dcterms:modified xsi:type="dcterms:W3CDTF">2025-11-20T05:22:00Z</dcterms:modified>
</cp:coreProperties>
</file>