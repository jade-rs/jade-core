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5B6" w14:textId="03611DFB" w:rsidR="008858D5" w:rsidRDefault="00147987" w:rsidP="00147987">
      <w:pPr>
        <w:pStyle w:val="a9"/>
        <w:ind w:left="360"/>
        <w:pPrChange w:id="0" w:author="植木 智之" w:date="2025-11-23T19:43:00Z" w16du:dateUtc="2025-11-23T10:43:00Z">
          <w:pPr>
            <w:pStyle w:val="a9"/>
            <w:numPr>
              <w:numId w:val="3"/>
            </w:numPr>
            <w:ind w:left="360" w:hanging="360"/>
          </w:pPr>
        </w:pPrChange>
      </w:pPr>
      <w:del w:id="1" w:author="植木 智之" w:date="2025-11-23T19:42:00Z" w16du:dateUtc="2025-11-23T10:42:00Z">
        <w:r w:rsidDel="00147987">
          <w:delText>Hello</w:delText>
        </w:r>
      </w:del>
    </w:p>
    <w:p w14:paraId="732680D8" w14:textId="48CBF7DE" w:rsidR="00147987" w:rsidRDefault="00147987" w:rsidP="00147987">
      <w:pPr>
        <w:pStyle w:val="a9"/>
        <w:numPr>
          <w:ilvl w:val="0"/>
          <w:numId w:val="3"/>
        </w:numPr>
        <w:rPr>
          <w:ins w:id="2" w:author="植木 智之" w:date="2025-11-23T19:42:00Z" w16du:dateUtc="2025-11-23T10:42:00Z"/>
        </w:rPr>
      </w:pPr>
      <w:r>
        <w:t>World</w:t>
      </w:r>
    </w:p>
    <w:p w14:paraId="3CF4B630" w14:textId="655C42AE" w:rsidR="00147987" w:rsidRDefault="00147987" w:rsidP="00147987">
      <w:pPr>
        <w:pStyle w:val="a9"/>
        <w:numPr>
          <w:ilvl w:val="0"/>
          <w:numId w:val="3"/>
        </w:numPr>
        <w:rPr>
          <w:ins w:id="3" w:author="植木 智之" w:date="2025-11-23T19:42:00Z" w16du:dateUtc="2025-11-23T10:42:00Z"/>
        </w:rPr>
      </w:pPr>
      <w:ins w:id="4" w:author="植木 智之" w:date="2025-11-23T19:42:00Z" w16du:dateUtc="2025-11-23T10:42:00Z">
        <w:r>
          <w:t>Hello</w:t>
        </w:r>
      </w:ins>
    </w:p>
    <w:p w14:paraId="1ACE0088" w14:textId="5653848B" w:rsidR="00147987" w:rsidRDefault="00147987" w:rsidP="00147987">
      <w:pPr>
        <w:pStyle w:val="a9"/>
        <w:numPr>
          <w:ilvl w:val="0"/>
          <w:numId w:val="3"/>
        </w:numPr>
      </w:pPr>
      <w:ins w:id="5" w:author="植木 智之" w:date="2025-11-23T19:42:00Z" w16du:dateUtc="2025-11-23T10:42:00Z">
        <w:r>
          <w:t>World</w:t>
        </w:r>
      </w:ins>
    </w:p>
    <w:sectPr w:rsidR="001479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B2876"/>
    <w:multiLevelType w:val="hybridMultilevel"/>
    <w:tmpl w:val="C792AF18"/>
    <w:lvl w:ilvl="0" w:tplc="41860A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187348A"/>
    <w:multiLevelType w:val="hybridMultilevel"/>
    <w:tmpl w:val="61649878"/>
    <w:lvl w:ilvl="0" w:tplc="8FA4E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6F071E9E"/>
    <w:multiLevelType w:val="hybridMultilevel"/>
    <w:tmpl w:val="CF1269C6"/>
    <w:lvl w:ilvl="0" w:tplc="CE66AF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792935109">
    <w:abstractNumId w:val="0"/>
  </w:num>
  <w:num w:numId="2" w16cid:durableId="1023634941">
    <w:abstractNumId w:val="1"/>
  </w:num>
  <w:num w:numId="3" w16cid:durableId="2576136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植木 智之">
    <w15:presenceInfo w15:providerId="AD" w15:userId="S::s.ueki@japanlegalsysteminstitute.onmicrosoft.com::ea87a20b-05ce-4866-b3dc-82af251ec1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87"/>
    <w:rsid w:val="00145CBC"/>
    <w:rsid w:val="00147987"/>
    <w:rsid w:val="008858D5"/>
    <w:rsid w:val="00B26F0E"/>
    <w:rsid w:val="00C26227"/>
    <w:rsid w:val="00CE04E0"/>
    <w:rsid w:val="00D6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F85D7"/>
  <w15:chartTrackingRefBased/>
  <w15:docId w15:val="{D7443265-E390-7C4F-B702-399203A90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79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9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9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9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9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9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9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9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479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479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479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479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479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479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479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479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479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479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4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9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479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79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479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79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479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47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479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47987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147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2025-11-23T10:41:00Z</dcterms:created>
  <dcterms:modified xsi:type="dcterms:W3CDTF">2025-11-23T10:43:00Z</dcterms:modified>
</cp:coreProperties>
</file>