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8E30" w14:textId="7A461BEB" w:rsidR="008858D5" w:rsidDel="00CA5D1E" w:rsidRDefault="00CA5D1E" w:rsidP="00CA5D1E">
      <w:pPr>
        <w:pStyle w:val="a9"/>
        <w:numPr>
          <w:ilvl w:val="0"/>
          <w:numId w:val="1"/>
        </w:numPr>
        <w:rPr>
          <w:del w:id="0" w:author="植木 智之" w:date="2025-11-28T15:48:00Z" w16du:dateUtc="2025-11-28T06:48:00Z"/>
        </w:rPr>
      </w:pPr>
      <w:r>
        <w:t>Hello</w:t>
      </w:r>
    </w:p>
    <w:p w14:paraId="6BFCC3CD" w14:textId="3283E4F9" w:rsidR="00CA5D1E" w:rsidDel="00CA5D1E" w:rsidRDefault="00CA5D1E" w:rsidP="00CA5D1E">
      <w:pPr>
        <w:pStyle w:val="a9"/>
        <w:numPr>
          <w:ilvl w:val="0"/>
          <w:numId w:val="1"/>
        </w:numPr>
        <w:rPr>
          <w:del w:id="1" w:author="植木 智之" w:date="2025-11-28T15:48:00Z" w16du:dateUtc="2025-11-28T06:48:00Z"/>
        </w:rPr>
      </w:pPr>
      <w:del w:id="2" w:author="植木 智之" w:date="2025-11-28T15:48:00Z" w16du:dateUtc="2025-11-28T06:48:00Z">
        <w:r w:rsidDel="00CA5D1E">
          <w:delText>Foo</w:delText>
        </w:r>
      </w:del>
    </w:p>
    <w:p w14:paraId="5934D5EB" w14:textId="770C098E" w:rsidR="00CA5D1E" w:rsidDel="00CA5D1E" w:rsidRDefault="00CA5D1E" w:rsidP="00CA5D1E">
      <w:pPr>
        <w:pStyle w:val="a9"/>
        <w:numPr>
          <w:ilvl w:val="0"/>
          <w:numId w:val="1"/>
        </w:numPr>
        <w:rPr>
          <w:del w:id="3" w:author="植木 智之" w:date="2025-11-28T15:48:00Z" w16du:dateUtc="2025-11-28T06:48:00Z"/>
        </w:rPr>
      </w:pPr>
      <w:del w:id="4" w:author="植木 智之" w:date="2025-11-28T15:48:00Z" w16du:dateUtc="2025-11-28T06:48:00Z">
        <w:r w:rsidDel="00CA5D1E">
          <w:delText>Bar</w:delText>
        </w:r>
      </w:del>
    </w:p>
    <w:p w14:paraId="3C2B954A" w14:textId="560661D1" w:rsidR="00CA5D1E" w:rsidRDefault="00CA5D1E" w:rsidP="00CA5D1E">
      <w:pPr>
        <w:pStyle w:val="a9"/>
        <w:numPr>
          <w:ilvl w:val="0"/>
          <w:numId w:val="1"/>
        </w:numPr>
      </w:pPr>
      <w:del w:id="5" w:author="植木 智之" w:date="2025-11-28T15:48:00Z" w16du:dateUtc="2025-11-28T06:48:00Z">
        <w:r w:rsidDel="00CA5D1E">
          <w:delText>W</w:delText>
        </w:r>
      </w:del>
      <w:r>
        <w:t>orld</w:t>
      </w:r>
    </w:p>
    <w:sectPr w:rsidR="00CA5D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82792"/>
    <w:multiLevelType w:val="hybridMultilevel"/>
    <w:tmpl w:val="7410F77C"/>
    <w:lvl w:ilvl="0" w:tplc="75C44A5E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66979229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植木 智之">
    <w15:presenceInfo w15:providerId="AD" w15:userId="S::s.ueki@japanlegalsysteminstitute.onmicrosoft.com::ea87a20b-05ce-4866-b3dc-82af251ec1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trackRevision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1E"/>
    <w:rsid w:val="00145CBC"/>
    <w:rsid w:val="008858D5"/>
    <w:rsid w:val="00B164ED"/>
    <w:rsid w:val="00B26F0E"/>
    <w:rsid w:val="00C26227"/>
    <w:rsid w:val="00CA5D1E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78678"/>
  <w15:chartTrackingRefBased/>
  <w15:docId w15:val="{25EF2906-929A-0848-B5E8-269CEB0E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5D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D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D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D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D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D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D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D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A5D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A5D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A5D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A5D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A5D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A5D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A5D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A5D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A5D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A5D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A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D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A5D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D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A5D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D1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A5D1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A5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A5D1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A5D1E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CA5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2025-11-28T06:48:00Z</dcterms:created>
  <dcterms:modified xsi:type="dcterms:W3CDTF">2025-11-28T06:48:00Z</dcterms:modified>
</cp:coreProperties>
</file>