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Base </w:t>
      </w:r>
      <w:ins w:id="1" w:author="Alice" w:date="2026-10-01T09:00:00Z">
        <w:r>
          <w:t>inserted-A</w:t>
        </w:r>
      </w:ins>
      <w:r>
        <w:t xml:space="preserve"> mid </w:t>
      </w:r>
      <w:del w:id="2" w:author="Bob" w:date="2026-10-02T09:00:00Z">
        <w:r>
          <w:delText>deleted-B</w:delText>
        </w:r>
      </w:del>
      <w:r>
        <w:t xml:space="preserve"> end</w:t>
      </w:r>
    </w:p>
    <w:p>
      <w:moveFromRangeStart w:id="21" w:author="Alice" w:date="2026-10-01T10:00:00Z" w:name="move1"/>
      <w:moveFrom w:id="3" w:author="Alice" w:date="2026-10-01T10:00:00Z">
        <w:r>
          <w:t xml:space="preserve">moved words</w:t>
        </w:r>
      </w:moveFrom>
      <w:moveFromRangeEnd w:id="21"/>
      <w:r>
        <w:t xml:space="preserve"> stays</w:t>
      </w:r>
    </w:p>
    <w:p>
      <w:r>
        <w:t xml:space="preserve">Target </w:t>
      </w:r>
      <w:moveToRangeStart w:id="22" w:author="Alice" w:date="2026-10-01T10:00:00Z" w:name="move1"/>
      <w:moveTo w:id="4" w:author="Alice" w:date="2026-10-01T10:00:00Z">
        <w:r>
          <w:t xml:space="preserve">moved words</w:t>
        </w:r>
      </w:moveTo>
      <w:moveToRangeEnd w:id="22"/>
    </w:p>
    <w:p>
      <w:ins w:id="5" w:author="Bob" w:date="2026-10-02T10:00:00Z">
        <w:r>
          <w:br w:type="page"/>
        </w:r>
      </w:ins>
      <w:r>
        <w:t xml:space="preserve">After inserted break</w:t>
      </w:r>
    </w:p>
    <w:p>
      <w:del w:id="6" w:author="Alice" w:date="2026-10-01T11:00:00Z">
        <w:r>
          <w:br w:type="page"/>
        </w:r>
      </w:del>
      <w:r>
        <w:t xml:space="preserve">After deleted break</w:t>
      </w:r>
    </w:p>
    <w:p>
      <w:pPr>
        <w:rPr>
          <w:ins w:id="7" w:author="Bob" w:date="2026-10-02T11:00:00Z"/>
        </w:rPr>
      </w:pPr>
      <w:r>
        <w:t xml:space="preserve">Split head</w:t>
      </w:r>
    </w:p>
    <w:p>
      <w:r>
        <w:t xml:space="preserve">split tail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