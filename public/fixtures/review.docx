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D6B3" w14:textId="0AB017BE" w:rsidR="008858D5" w:rsidRDefault="005C3780">
      <w:ins w:id="0" w:author="植木 智之" w:date="2025-11-12T19:17:00Z" w16du:dateUtc="2025-11-12T10:17:00Z">
        <w:r>
          <w:t xml:space="preserve">Hello </w:t>
        </w:r>
      </w:ins>
      <w:del w:id="1" w:author="植木 智之" w:date="2025-11-12T19:17:00Z" w16du:dateUtc="2025-11-12T10:17:00Z">
        <w:r w:rsidDel="005C3780">
          <w:delText>World</w:delText>
        </w:r>
      </w:del>
    </w:p>
    <w:p w14:paraId="12D9FE30" w14:textId="77777777" w:rsidR="005C3780" w:rsidRDefault="005C3780"/>
    <w:sectPr w:rsidR="005C378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植木 智之">
    <w15:presenceInfo w15:providerId="AD" w15:userId="S::s.ueki@japanlegalsysteminstitute.onmicrosoft.com::ea87a20b-05ce-4866-b3dc-82af251ec1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grammar="clean"/>
  <w:trackRevisions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80"/>
    <w:rsid w:val="00145CBC"/>
    <w:rsid w:val="00241BF0"/>
    <w:rsid w:val="005C3780"/>
    <w:rsid w:val="008858D5"/>
    <w:rsid w:val="00B26F0E"/>
    <w:rsid w:val="00C26227"/>
    <w:rsid w:val="00CE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E82419"/>
  <w15:chartTrackingRefBased/>
  <w15:docId w15:val="{6B074E6C-70B9-2741-883F-03041F70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37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7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7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7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7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7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7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7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C37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C37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C378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C37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C37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C37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C37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C37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C37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C37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C3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37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C37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37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C37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378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C378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C3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C378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C3780"/>
    <w:rPr>
      <w:b/>
      <w:bCs/>
      <w:smallCaps/>
      <w:color w:val="0F4761" w:themeColor="accent1" w:themeShade="BF"/>
      <w:spacing w:val="5"/>
    </w:rPr>
  </w:style>
  <w:style w:type="paragraph" w:styleId="aa">
    <w:name w:val="Revision"/>
    <w:hidden/>
    <w:uiPriority w:val="99"/>
    <w:semiHidden/>
    <w:rsid w:val="005C3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5F34269-A32F-7D4D-8458-8BA116BE1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1</cp:revision>
  <dcterms:created xsi:type="dcterms:W3CDTF">2025-11-12T10:16:00Z</dcterms:created>
  <dcterms:modified xsi:type="dcterms:W3CDTF">2025-11-12T10:17:00Z</dcterms:modified>
</cp:coreProperties>
</file>