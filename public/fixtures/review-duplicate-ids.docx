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Keep </w:t>
      </w:r>
      <w:ins w:id="0" w:author="Alice" w:date="2026-10-01T09:00:00Z">
        <w:r>
          <w:t>first</w:t>
        </w:r>
      </w:ins>
      <w:r>
        <w:t xml:space="preserve"> and </w:t>
      </w:r>
      <w:del w:id="0" w:author="Alice" w:date="2026-10-01T09:00:00Z">
        <w:r>
          <w:delText>second</w:delText>
        </w:r>
      </w:del>
      <w:r>
        <w:t xml:space="preserve"> end</w:t>
      </w:r>
    </w:p>
    <w:p>
      <w:ins w:id="0" w:author="Bob" w:date="2026-10-02T09:00:00Z">
        <w:r>
          <w:t>third</w:t>
        </w:r>
      </w:ins>
      <w:r>
        <w:t xml:space="preserve"> tail</w:t>
      </w:r>
    </w:p>
    <w:p>
      <w:pPr>
        <w:rPr>
          <w:ins w:id="0" w:author="Bob" w:date="2026-10-02T10:00:00Z"/>
        </w:rPr>
      </w:pPr>
      <w:r>
        <w:t xml:space="preserve">Mark head</w:t>
      </w:r>
    </w:p>
    <w:p>
      <w:r>
        <w:t xml:space="preserve">mark tail</w:t>
      </w:r>
    </w:p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